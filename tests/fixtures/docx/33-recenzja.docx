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Poradnik organizacji szkolnego wydarzenia</w:t>
      </w:r>
    </w:p>
    <w:p>
      <w:r>
        <w:t>Materiał startowy do samodzielnego opracowania poradnika dla uczniowskiego zespołu. Zredaguj tekst i przygotuj 4–6 czytelnych stron. Połącz style, spis treści, podpisy i spisy obiektów, sekcje oraz recenzję. Informacje dotyczą przykładowego wydarzenia.</w:t>
      </w:r>
    </w:p>
    <w:p>
      <w:r>
        <w:t>Odbiorca: uczeń, który organizuje wydarzenie po raz pierwszy. Cel: po przeczytaniu poradnika potrafi zaplanować zadania, przygotować salę i zebrać wnioski. Uzupełnij własny tytuł, autora oraz opis wydarzenia.</w:t>
      </w:r>
    </w:p>
    <w:p>
      <w:pPr>
        <w:pStyle w:val="Heading1"/>
      </w:pPr>
      <w:r>
        <w:t>Cel wydarzenia</w:t>
      </w:r>
    </w:p>
    <w:p>
      <w:r>
        <w:t>Turniej ma umożliwić uczniom poznanie nowych osób i sprawdzenie różnych strategii gry. Wybieramy krótkie rozgrywki, aby każdy mógł uczestniczyć w kilku rundach.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r>
        <w:t>Przygotowanie sali</w:t>
      </w:r>
    </w:p>
    <w:p>
      <w:commentRangeStart w:id="1"/>
      <w:r>
        <w:t>Stoły ustawiamy tak, aby pomiędzy nimi było swobodne przejście. Każde stanowisko otrzymuje numer. Osobny stolik służy do zapisów i przekazywania wyników.</w:t>
      </w:r>
      <w:commentRangeEnd w:id="1"/>
      <w:r>
        <w:rPr>
          <w:rStyle w:val="CommentReference"/>
        </w:rPr>
        <w:commentReference w:id="1"/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2"/>
      </w:pPr>
      <w:r>
        <w:t>Model pracy zespołu</w:t>
      </w:r>
    </w:p>
    <w:p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 descr="Etapy przygotowania: zaplanuj, wykonaj, sprawdź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on-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Dodaj automatyczny podpis z etykietą Ilustracja. Opisz, jak model pracy pomaga twojemu zespołowi.</w:t>
      </w:r>
    </w:p>
    <w:p>
      <w:pPr>
        <w:pStyle w:val="Heading1"/>
      </w:pPr>
      <w:r>
        <w:t>Podział zadań</w:t>
      </w:r>
    </w:p>
    <w:p>
      <w:r>
        <w:t>Koordynator zbiera zgłoszenia, sędzia wyjaśnia reguły, a opiekun sprzętu przygotowuje materiały. Każdy zna osobę, do której zgłasza problem.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r>
        <w:t>Przebieg turnieju</w:t>
      </w:r>
    </w:p>
    <w:p>
      <w:r>
        <w:t>Po powitaniu przedstawiamy harmonogram i zasady. Runda próbna pozwala zauważyć niejasności. Wyniki zapisujemy po każdej rundzie, a uczestnicy potwierdzają ich poprawność.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2"/>
      </w:pPr>
      <w:r>
        <w:t>Harmonogram roboczy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Etap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Czas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Odpowiedzialność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Zasoby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Sprawdzenie</w:t>
            </w:r>
          </w:p>
        </w:tc>
      </w:tr>
      <w:t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Otwarcie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10 min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Prowadzący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Plan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Zasady znane</w:t>
            </w:r>
          </w:p>
        </w:tc>
      </w:tr>
      <w:t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Warsztaty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40 min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Zespół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Materiały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Zadanie gotowe</w:t>
            </w:r>
          </w:p>
        </w:tc>
      </w:tr>
      <w:t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Podsumowanie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10 min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Reporter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Ankieta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Wnioski zapisane</w:t>
            </w:r>
          </w:p>
        </w:tc>
      </w:tr>
    </w:tbl>
    <w:p/>
    <w:p>
      <w:r>
        <w:t>Tabela powinna znaleźć się w osobnej sekcji poziomej. Dodaj podpis z etykietą Tabela, następnie wróć do układu pionowego.</w:t>
      </w:r>
    </w:p>
    <w:p>
      <w:pPr>
        <w:pStyle w:val="Heading1"/>
      </w:pPr>
      <w:r>
        <w:t>Zasady punktacji</w:t>
      </w:r>
    </w:p>
    <w:p>
      <w:commentRangeStart w:id="0"/>
      <w:r>
        <w:t>Za zwycięstwo przyznajemy trzy punkty, za remis jeden, a za przegraną zero. W razie równej liczby punktów stosujemy wcześniej ogłoszoną zasadę rozstrzygnięcia.</w:t>
      </w:r>
      <w:commentRangeEnd w:id="0"/>
      <w:r>
        <w:rPr>
          <w:rStyle w:val="CommentReference"/>
        </w:rPr>
        <w:commentReference w:id="0"/>
      </w:r>
      <w:ins w:id="163" w:author="Uczeń Testowy" w:date="2026-10-20T10:00:00Z">
        <w:r>
          <w:t xml:space="preserve"> Remis rozstrzygamy dodatkową rundą trwającą pięć minut.</w:t>
        </w:r>
      </w:ins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r>
        <w:t>Podsumowanie i wnioski</w:t>
      </w:r>
    </w:p>
    <w:p>
      <w:r>
        <w:t>Zbieramy opinie o długości rund i czytelności zasad. Wyniki omawiamy bez oceniania osób. Kolejna edycja korzysta z pomysłów zapisanych w podsumowaniu.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r>
        <w:t>Jak czytać zebrane opinie</w:t>
      </w:r>
    </w:p>
    <w:p>
      <w:r>
        <w:t>Przykładowe wskazania uczestników pokazują, które elementy miejsca pracy są ważne. To dane treningowe, a nie wyniki ankiety w twojej szkole. Nie traktuj wskazań jako procentów, bo można było wybrać kilka odpowiedzi.</w:t>
      </w:r>
    </w:p>
    <w:p>
      <w:r>
        <w:drawing>
          <wp:inline xmlns:a="http://schemas.openxmlformats.org/drawingml/2006/main" xmlns:pic="http://schemas.openxmlformats.org/drawingml/2006/picture">
            <wp:extent cx="5400000" cy="1935000"/>
            <wp:docPr id="2" name="Picture 2" descr="Cisza 18, gniazdka 15, stół grupowy 12, tablica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surv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Dodaj podpis z etykietą Wykres. Napisz dwa wnioski zgodne z danymi i jedną informację, której nie da się z nich ustalić.</w:t>
      </w:r>
    </w:p>
    <w:p>
      <w:pPr>
        <w:pStyle w:val="Heading1"/>
      </w:pPr>
      <w:r>
        <w:t>Lista kontroli przed publikacją</w:t>
      </w:r>
    </w:p>
    <w:p>
      <w:r>
        <w:t>Sprawdź hierarchię nagłówków w okienku nawigacji. Zaktualizuj spis treści oraz spisy ilustracji, tabel i wykresów. Skontroluj numerację stron oraz powrót do pionowej orientacji po tabeli.</w:t>
      </w:r>
    </w:p>
    <w:p>
      <w:r>
        <w:t>Poproś partnera o dwie konkretne uwagi w komentarzach i jedną propozycję zmiany ze śledzeniem. Podejmij decyzję o każdej zmianie. Zapisz wersję roboczą z recenzją i osobną wersję finalną po rozpatrzeniu uwag.</w:t>
      </w:r>
    </w:p>
    <w:p>
      <w:pPr>
        <w:pStyle w:val="Heading1"/>
      </w:pPr>
      <w:r>
        <w:t>Źródła materiałów</w:t>
      </w:r>
    </w:p>
    <w:p>
      <w:r>
        <w:t>Tekst, schematy i dane ćwiczeniowe przygotowano na potrzeby tych zajęć. Jeśli dodasz materiał z internetu, podaj autora, tytuł, adres i warunki użycia. Nie kopiuj cudzych zdjęć bez uprawnienia.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Uczeń Testowy" w:initials="UT" w:date="2026-10-25T18:52:14Z">
    <w:p>
      <w:pPr>
        <w:pStyle w:val="CommentText"/>
      </w:pPr>
      <w:r>
        <w:rPr>
          <w:rStyle w:val="CommentReference"/>
        </w:rPr>
        <w:annotationRef/>
      </w:r>
      <w:r>
        <w:t>Kryterium: jasność zasad; problem: brak informacji o remisie; następny krok: dopisz rozstrzygnięcie.</w:t>
      </w:r>
    </w:p>
  </w:comment>
  <w:comment w:id="1" w:author="Uczeń Testowy" w:initials="UT" w:date="2026-10-25T18:52:14Z">
    <w:p>
      <w:pPr>
        <w:pStyle w:val="CommentText"/>
      </w:pPr>
      <w:r>
        <w:rPr>
          <w:rStyle w:val="CommentReference"/>
        </w:rPr>
        <w:annotationRef/>
      </w:r>
      <w:r>
        <w:t>Kryterium: konkret; problem: ile stołów?; następny krok: podaj liczbę.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unhideWhenUsed/>
    <w:pPr>
      <w:spacing w:after="100"/>
    </w:pPr>
  </w:style>
  <w:style w:type="paragraph" w:styleId="TOC2">
    <w:name w:val="toc 2"/>
    <w:basedOn w:val="Normal"/>
    <w:uiPriority w:val="39"/>
    <w:unhideWhenUsed/>
    <w:pPr>
      <w:spacing w:after="100"/>
      <w:ind w:left="220"/>
    </w:pPr>
  </w:style>
  <w:style w:type="paragraph" w:styleId="TableofFigures">
    <w:name w:val="table of figures"/>
    <w:basedOn w:val="Normal"/>
    <w:uiPriority w:val="39"/>
    <w:unhideWhenUsed/>
    <w:pPr>
      <w:spacing w:after="0"/>
    </w:pPr>
  </w:style>
  <w:style w:type="character" w:styleId="Hyperlink">
    <w:name w:val="Hyperlink"/>
    <w:basedOn w:val="DefaultParagraphFont"/>
    <w:uiPriority w:val="39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Poradnik organizacji szkolnego wydarzenia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