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Zaproszenie na warsztaty</w:t>
      </w:r>
    </w:p>
    <w:p>
      <w:r>
        <w:t>Pakiet recenzyjny. Pierwsza część zawiera uzgodnione dane, a druga tekst do korekty. Korzystaj z Recenzja i Wszystkie adiustacje. Plik zawiera już dwie propozycje zmian; każdą rozpatrz oddzielnie.</w:t>
      </w:r>
    </w:p>
    <w:p>
      <w:pPr>
        <w:pStyle w:val="Heading1"/>
      </w:pPr>
      <w:r>
        <w:t>Uzgodnione dane do sprawdzenia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Pole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Obowiązujące ustalenie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Termin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18 listopada 2026, godzina 14.00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Miejsce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Sala 12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Czas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60 minut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Koszt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Udział bezpłatny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Do 16 listopada u opiekuna koła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Uczestnicy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Uczniowie klas pierwszych</w:t>
            </w:r>
          </w:p>
        </w:tc>
      </w:tr>
    </w:tbl>
    <w:p/>
    <w:p>
      <w:r>
        <w:t>Zasady redakcji: pisz uprzejmie i konkretnie. Nie dodawaj obietnic niepotwierdzonych w ustaleniach. Popraw błędy z włączonym śledzeniem zmian. Zostaw komentarz tam, gdzie brakuje informacji, zamiast ją wymyślać. Dane opisują fikcyjne wydarzenie ćwiczeniowe.</w:t>
      </w:r>
    </w:p>
    <w:p>
      <w:pPr>
        <w:pStyle w:val="Heading1"/>
      </w:pPr>
      <w:r>
        <w:t>Tekst zaproszenia do recenzji</w:t>
      </w:r>
    </w:p>
    <w:p>
      <w:r>
        <w:t xml:space="preserve">Zapraszamy uczniów klas pierwszych na warsztaty tworzenia dokumentów. Spotkanie odbędzie się 18 listopada 2026 o godzinie 14.00 w </w:t>
      </w:r>
      <w:del w:id="1" w:author="Redaktor ćwiczeniowy" w:date="2026-09-30T08:00:00Z">
        <w:r>
          <w:delText xml:space="preserve">sali 21</w:delText>
        </w:r>
      </w:del>
      <w:ins w:id="2" w:author="Redaktor ćwiczeniowy" w:date="2026-09-30T08:00:00Z">
        <w:r>
          <w:t xml:space="preserve">sali 12</w:t>
        </w:r>
      </w:ins>
      <w:r>
        <w:t xml:space="preserve">.</w:t>
      </w:r>
    </w:p>
    <w:p>
      <w:r>
        <w:t xml:space="preserve">Warsztaty potrwają </w:t>
      </w:r>
      <w:del w:id="3" w:author="Redaktor ćwiczeniowy" w:date="2026-09-30T08:00:00Z">
        <w:r>
          <w:delText xml:space="preserve">60 minut</w:delText>
        </w:r>
      </w:del>
      <w:ins w:id="4" w:author="Redaktor ćwiczeniowy" w:date="2026-09-30T08:00:00Z">
        <w:r>
          <w:t xml:space="preserve">90 minut</w:t>
        </w:r>
      </w:ins>
      <w:r>
        <w:t xml:space="preserve">. Udział jest płatny. Zgłoszenia przyjmuje opiekun koła do 17 listopada.</w:t>
      </w:r>
    </w:p>
    <w:p>
      <w:r>
        <w:t>Każdy uczestnik otrzyma profesjonalny certyfikat. Na spotkaniu nauczysz sie przygotowywać przejrzyste dokumenty. Przynieś materiały.</w:t>
      </w:r>
    </w:p>
    <w:p>
      <w:r>
        <w:t>Serdecznie zapraszamy do wspólnej pracy. Pytania możesz przekazać opiekunowi koła.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Zaproszenie na warsztaty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